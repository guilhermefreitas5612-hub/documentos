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DD4613A" w:rsidR="009718DE" w:rsidRPr="00563BDA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rPrChange w:id="0" w:author="SAMUEL" w:date="2026-10-08T19:58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del w:id="1" w:author="SAMUEL" w:date="2026-10-08T19:58:00Z">
        <w:r w:rsidRPr="00563BDA" w:rsidDel="00563BDA">
          <w:rPr>
            <w:rFonts w:ascii="Times New Roman" w:hAnsi="Times New Roman" w:cs="Times New Roman"/>
            <w:b/>
            <w:color w:val="000000" w:themeColor="text1"/>
            <w:sz w:val="28"/>
            <w:szCs w:val="28"/>
            <w:rPrChange w:id="2" w:author="SAMUEL" w:date="2026-10-08T19:58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[</w:delText>
        </w:r>
      </w:del>
      <w:ins w:id="3" w:author="SAMUEL" w:date="2026-10-08T19:57:00Z">
        <w:r w:rsidR="00563BDA" w:rsidRPr="00563BDA">
          <w:rPr>
            <w:rFonts w:ascii="Times New Roman" w:hAnsi="Times New Roman" w:cs="Times New Roman"/>
            <w:b/>
            <w:color w:val="1F2328"/>
            <w:sz w:val="28"/>
            <w:szCs w:val="28"/>
            <w:rPrChange w:id="4" w:author="SAMUEL" w:date="2026-10-08T19:58:00Z">
              <w:rPr>
                <w:rFonts w:ascii="Consolas" w:hAnsi="Consolas"/>
                <w:color w:val="1F2328"/>
                <w:sz w:val="20"/>
                <w:szCs w:val="20"/>
              </w:rPr>
            </w:rPrChange>
          </w:rPr>
          <w:t>Descarte sustentável de hardware obsoleto em data centers: reaproveitamento, reciclagem e redução de custos</w:t>
        </w:r>
      </w:ins>
      <w:del w:id="5" w:author="SAMUEL" w:date="2026-10-08T19:57:00Z">
        <w:r w:rsidRPr="00563BDA" w:rsidDel="00563BDA">
          <w:rPr>
            <w:rFonts w:ascii="Times New Roman" w:hAnsi="Times New Roman" w:cs="Times New Roman"/>
            <w:b/>
            <w:color w:val="000000" w:themeColor="text1"/>
            <w:sz w:val="28"/>
            <w:szCs w:val="28"/>
            <w:rPrChange w:id="6" w:author="SAMUEL" w:date="2026-10-08T19:58:00Z">
              <w:rPr>
                <w:rFonts w:ascii="Times New Roman" w:hAnsi="Times New Roman"/>
                <w:b/>
                <w:color w:val="1F4E79"/>
                <w:sz w:val="28"/>
              </w:rPr>
            </w:rPrChange>
          </w:rPr>
          <w:delText>COLE AQUI O TÍTULO FINAL DO TRABALHO]</w:delText>
        </w:r>
      </w:del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7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9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11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12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13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5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4661DCA8" w:rsidR="00FC70D8" w:rsidRPr="00A63572" w:rsidRDefault="00595417" w:rsidP="0072291A">
      <w:pPr>
        <w:spacing w:after="0" w:line="240" w:lineRule="auto"/>
        <w:ind w:firstLine="709"/>
        <w:jc w:val="right"/>
        <w:rPr>
          <w:ins w:id="42" w:author="SAMUEL" w:date="2026-10-08T19:59:00Z"/>
          <w:rFonts w:ascii="Times New Roman" w:hAnsi="Times New Roman" w:cs="Times New Roman"/>
          <w:color w:val="000000" w:themeColor="text1"/>
          <w:sz w:val="24"/>
          <w:szCs w:val="24"/>
        </w:rPr>
      </w:pPr>
      <w:del w:id="43" w:author="SAMUEL" w:date="2026-10-08T19:59:00Z">
        <w:r w:rsidRPr="00563BDA" w:rsidDel="00563BDA">
          <w:rPr>
            <w:rFonts w:ascii="Times New Roman" w:hAnsi="Times New Roman" w:cs="Times New Roman"/>
            <w:color w:val="000000" w:themeColor="text1"/>
            <w:sz w:val="24"/>
            <w:szCs w:val="24"/>
            <w:rPrChange w:id="44" w:author="SAMUEL" w:date="2026-10-08T20:09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</w:delText>
        </w:r>
      </w:del>
      <w:ins w:id="45" w:author="SAMUEL" w:date="2026-10-08T19:58:00Z">
        <w:r w:rsidR="00563BDA" w:rsidRPr="00A63572">
          <w:rPr>
            <w:rFonts w:ascii="Times New Roman" w:hAnsi="Times New Roman" w:cs="Times New Roman"/>
            <w:color w:val="000000" w:themeColor="text1"/>
            <w:sz w:val="24"/>
            <w:szCs w:val="24"/>
          </w:rPr>
          <w:t>Sa</w:t>
        </w:r>
        <w:r w:rsidR="00563BDA" w:rsidRPr="00563BDA">
          <w:rPr>
            <w:rFonts w:ascii="Times New Roman" w:hAnsi="Times New Roman" w:cs="Times New Roman"/>
            <w:color w:val="000000" w:themeColor="text1"/>
            <w:sz w:val="24"/>
            <w:szCs w:val="24"/>
          </w:rPr>
          <w:t>muel Ludovico</w:t>
        </w:r>
      </w:ins>
      <w:del w:id="46" w:author="SAMUEL" w:date="2026-10-08T19:58:00Z">
        <w:r w:rsidRPr="00563BDA" w:rsidDel="00563BDA">
          <w:rPr>
            <w:rFonts w:ascii="Times New Roman" w:hAnsi="Times New Roman" w:cs="Times New Roman"/>
            <w:color w:val="000000" w:themeColor="text1"/>
            <w:sz w:val="24"/>
            <w:szCs w:val="24"/>
            <w:rPrChange w:id="47" w:author="SAMUEL" w:date="2026-10-08T20:09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NOME COMPLETO DO ALUNO 1]</w:delText>
        </w:r>
        <w:r w:rsidR="00FC70D8" w:rsidRPr="00563BDA" w:rsidDel="00563BDA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48" w:author="SAMUEL" w:date="2026-10-08T20:09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2"/>
        </w:r>
      </w:del>
    </w:p>
    <w:p w14:paraId="335AE7C8" w14:textId="1AC28244" w:rsidR="00563BDA" w:rsidRPr="00563BDA" w:rsidRDefault="00563BDA" w:rsidP="0072291A">
      <w:pPr>
        <w:spacing w:after="0" w:line="240" w:lineRule="auto"/>
        <w:ind w:firstLine="709"/>
        <w:jc w:val="right"/>
        <w:rPr>
          <w:ins w:id="55" w:author="SAMUEL" w:date="2026-10-08T20:00:00Z"/>
          <w:rFonts w:ascii="Times New Roman" w:hAnsi="Times New Roman" w:cs="Times New Roman"/>
          <w:color w:val="000000" w:themeColor="text1"/>
          <w:sz w:val="24"/>
          <w:szCs w:val="24"/>
        </w:rPr>
      </w:pPr>
      <w:ins w:id="56" w:author="SAMUEL" w:date="2026-10-08T19:59:00Z">
        <w:r w:rsidRPr="00563BDA">
          <w:rPr>
            <w:rFonts w:ascii="Times New Roman" w:hAnsi="Times New Roman" w:cs="Times New Roman"/>
            <w:color w:val="000000" w:themeColor="text1"/>
            <w:sz w:val="24"/>
            <w:szCs w:val="24"/>
          </w:rPr>
          <w:t>Higor Nasci</w:t>
        </w:r>
      </w:ins>
      <w:ins w:id="57" w:author="SAMUEL" w:date="2026-10-08T20:00:00Z">
        <w:r w:rsidRPr="00563BDA">
          <w:rPr>
            <w:rFonts w:ascii="Times New Roman" w:hAnsi="Times New Roman" w:cs="Times New Roman"/>
            <w:color w:val="000000" w:themeColor="text1"/>
            <w:sz w:val="24"/>
            <w:szCs w:val="24"/>
          </w:rPr>
          <w:t>mento de Amorim</w:t>
        </w:r>
      </w:ins>
    </w:p>
    <w:p w14:paraId="330C2EBD" w14:textId="2F96ED42" w:rsidR="00563BDA" w:rsidRPr="00563BDA" w:rsidRDefault="00563BDA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8" w:author="SAMUEL" w:date="2026-10-08T20:09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9" w:author="SAMUEL" w:date="2026-10-08T20:00:00Z">
        <w:r w:rsidRPr="00563BDA">
          <w:rPr>
            <w:rFonts w:ascii="Times New Roman" w:hAnsi="Times New Roman" w:cs="Times New Roman"/>
            <w:color w:val="000000" w:themeColor="text1"/>
            <w:sz w:val="24"/>
            <w:szCs w:val="24"/>
          </w:rPr>
          <w:t>Guilherme Silva Freitas</w:t>
        </w:r>
      </w:ins>
    </w:p>
    <w:p w14:paraId="0EBA97DB" w14:textId="76C388BE" w:rsidR="00595417" w:rsidRPr="00563BDA" w:rsidDel="00563BDA" w:rsidRDefault="00595417" w:rsidP="00A866D7">
      <w:pPr>
        <w:spacing w:after="0" w:line="240" w:lineRule="auto"/>
        <w:ind w:firstLine="709"/>
        <w:jc w:val="right"/>
        <w:rPr>
          <w:del w:id="60" w:author="SAMUEL" w:date="2026-10-08T19:59:00Z"/>
          <w:rFonts w:ascii="Times New Roman" w:hAnsi="Times New Roman" w:cs="Times New Roman"/>
          <w:color w:val="000000" w:themeColor="text1"/>
          <w:sz w:val="24"/>
          <w:szCs w:val="24"/>
          <w:rPrChange w:id="61" w:author="SAMUEL" w:date="2026-10-08T20:09:00Z">
            <w:rPr>
              <w:del w:id="62" w:author="SAMUEL" w:date="2026-10-08T19:59:00Z"/>
              <w:rFonts w:ascii="Times New Roman" w:hAnsi="Times New Roman" w:cs="Times New Roman"/>
              <w:sz w:val="24"/>
              <w:szCs w:val="24"/>
            </w:rPr>
          </w:rPrChange>
        </w:rPr>
      </w:pPr>
      <w:del w:id="63" w:author="SAMUEL" w:date="2026-10-08T19:59:00Z">
        <w:r w:rsidRPr="00563BDA" w:rsidDel="00563BDA">
          <w:rPr>
            <w:rFonts w:ascii="Times New Roman" w:hAnsi="Times New Roman" w:cs="Times New Roman"/>
            <w:color w:val="000000" w:themeColor="text1"/>
            <w:sz w:val="24"/>
            <w:szCs w:val="24"/>
            <w:rPrChange w:id="64" w:author="SAMUEL" w:date="2026-10-08T20:09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2 OU EXCLUIR ESTA LINHA]</w:delText>
        </w:r>
        <w:r w:rsidRPr="00563BDA" w:rsidDel="00563BDA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65" w:author="SAMUEL" w:date="2026-10-08T20:09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3"/>
        </w:r>
      </w:del>
    </w:p>
    <w:p w14:paraId="2760661B" w14:textId="65DEFC37" w:rsidR="00595417" w:rsidRPr="00563BDA" w:rsidRDefault="00563BDA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71" w:author="SAMUEL" w:date="2026-10-08T20:09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72" w:author="SAMUEL" w:date="2026-10-08T20:01:00Z">
        <w:r w:rsidRPr="00A63572">
          <w:rPr>
            <w:rFonts w:ascii="Times New Roman" w:hAnsi="Times New Roman" w:cs="Times New Roman"/>
            <w:color w:val="000000" w:themeColor="text1"/>
            <w:sz w:val="24"/>
            <w:szCs w:val="24"/>
          </w:rPr>
          <w:t xml:space="preserve">Caroline de </w:t>
        </w:r>
        <w:r w:rsidRPr="00563BDA">
          <w:rPr>
            <w:rFonts w:ascii="Times New Roman" w:hAnsi="Times New Roman" w:cs="Times New Roman"/>
            <w:color w:val="000000" w:themeColor="text1"/>
            <w:sz w:val="24"/>
            <w:szCs w:val="24"/>
          </w:rPr>
          <w:t>Castro Soares</w:t>
        </w:r>
      </w:ins>
      <w:del w:id="73" w:author="SAMUEL" w:date="2026-10-08T20:01:00Z">
        <w:r w:rsidR="00595417" w:rsidRPr="00563BDA" w:rsidDel="00563BDA">
          <w:rPr>
            <w:rFonts w:ascii="Times New Roman" w:hAnsi="Times New Roman" w:cs="Times New Roman"/>
            <w:color w:val="000000" w:themeColor="text1"/>
            <w:sz w:val="24"/>
            <w:szCs w:val="24"/>
            <w:rPrChange w:id="74" w:author="SAMUEL" w:date="2026-10-08T20:09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ALUNO 3 OU EXCLUIR ESTA LINHA]</w:delText>
        </w:r>
        <w:r w:rsidR="00595417" w:rsidRPr="00563BDA" w:rsidDel="00563BDA">
          <w:rPr>
            <w:rStyle w:val="Refdenotaderodap"/>
            <w:rFonts w:ascii="Times New Roman" w:hAnsi="Times New Roman" w:cs="Times New Roman"/>
            <w:color w:val="000000" w:themeColor="text1"/>
            <w:sz w:val="24"/>
            <w:szCs w:val="24"/>
            <w:rPrChange w:id="75" w:author="SAMUEL" w:date="2026-10-08T20:09:00Z">
              <w:rPr>
                <w:rStyle w:val="Refdenotaderodap"/>
                <w:rFonts w:ascii="Times New Roman" w:hAnsi="Times New Roman" w:cs="Times New Roman"/>
                <w:sz w:val="24"/>
                <w:szCs w:val="24"/>
              </w:rPr>
            </w:rPrChange>
          </w:rPr>
          <w:footnoteReference w:id="4"/>
        </w:r>
      </w:del>
    </w:p>
    <w:p w14:paraId="3839E077" w14:textId="77777777" w:rsidR="00595417" w:rsidRPr="00563BDA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81" w:author="SAMUEL" w:date="2026-10-08T20:05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3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85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86" w:author="Isabella" w:date="2026-10-06T20:20:00Z">
            <w:rPr>
              <w:del w:id="87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8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89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90" w:author="Isabella" w:date="2026-10-06T20:20:00Z">
            <w:rPr>
              <w:del w:id="91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7B2257A9" w:rsidR="00623E37" w:rsidRPr="00563BDA" w:rsidRDefault="00AE49E2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92" w:author="SAMUEL" w:date="2026-10-08T20:09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93" w:author="Isabella" w:date="2026-10-06T19:05:00Z">
          <w:pPr>
            <w:spacing w:after="0" w:line="360" w:lineRule="auto"/>
          </w:pPr>
        </w:pPrChange>
      </w:pPr>
      <w:del w:id="94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95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96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97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563BDA">
        <w:rPr>
          <w:rFonts w:ascii="Times New Roman" w:hAnsi="Times New Roman" w:cs="Times New Roman"/>
          <w:i/>
          <w:color w:val="000000" w:themeColor="text1"/>
          <w:sz w:val="24"/>
          <w:rPrChange w:id="98" w:author="SAMUEL" w:date="2026-10-08T20:04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99" w:author="SAMUEL" w:date="2026-10-08T20:04:00Z">
        <w:r w:rsidR="00563BDA" w:rsidRPr="00563BDA">
          <w:rPr>
            <w:rFonts w:ascii="Times New Roman" w:hAnsi="Times New Roman" w:cs="Times New Roman"/>
            <w:color w:val="1F2328"/>
            <w:sz w:val="24"/>
            <w:szCs w:val="24"/>
            <w:rPrChange w:id="100" w:author="SAMUEL" w:date="2026-10-08T20:09:00Z">
              <w:rPr>
                <w:rFonts w:ascii="Consolas" w:hAnsi="Consolas"/>
                <w:color w:val="1F2328"/>
                <w:sz w:val="20"/>
                <w:szCs w:val="20"/>
              </w:rPr>
            </w:rPrChange>
          </w:rPr>
          <w:t>Este trabalho trata do descarte sustentável de hardware obsoleto em data centers e de como ele se relaciona com a redução de custos. O objetivo foi analisar como o reaproveitamento, a reciclagem e a recuperação de materiais podem ajudar a diminuir o desperdício. Para isso, foi feita uma revisão bibliográfica de três trabalhos publicados entre 2022 e 2025. Os estudos mostram que o lixo eletrônico pode causar impactos ambientais, mas também pode ser uma oportunidade de reaproveitar materiais. As práticas de Green IT também estão ligadas à sustentabilidade e à redução de custos. Conclui-se que o descarte adequado pode trazer benefícios ambientais e econômicos, mas ainda são necessários estudos práticos em data centers para medir esses resultados.</w:t>
        </w:r>
      </w:ins>
      <w:del w:id="101" w:author="SAMUEL" w:date="2026-10-08T20:04:00Z"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2" w:author="SAMUEL" w:date="2026-10-08T20:09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3" w:author="SAMUEL" w:date="2026-10-08T20:09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4" w:author="SAMUEL" w:date="2026-10-08T20:09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5" w:author="SAMUEL" w:date="2026-10-08T20:09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6" w:author="SAMUEL" w:date="2026-10-08T20:09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7" w:author="SAMUEL" w:date="2026-10-08T20:09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563BDA" w:rsidDel="00563BDA">
          <w:rPr>
            <w:rFonts w:ascii="Times New Roman" w:hAnsi="Times New Roman" w:cs="Times New Roman"/>
            <w:bCs/>
            <w:color w:val="000000" w:themeColor="text1"/>
            <w:sz w:val="24"/>
            <w:szCs w:val="24"/>
            <w:rPrChange w:id="108" w:author="SAMUEL" w:date="2026-10-08T20:09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0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36BA1B01" w:rsidR="004708DB" w:rsidRPr="00563BDA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110" w:author="SAMUEL" w:date="2026-10-08T20:09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111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ins w:id="112" w:author="SAMUEL" w:date="2026-10-08T20:03:00Z">
        <w:r w:rsidR="00563BDA" w:rsidRPr="00563BDA">
          <w:rPr>
            <w:rFonts w:ascii="Times New Roman" w:hAnsi="Times New Roman" w:cs="Times New Roman"/>
            <w:color w:val="1F2328"/>
            <w:sz w:val="24"/>
            <w:szCs w:val="24"/>
            <w:rPrChange w:id="113" w:author="SAMUEL" w:date="2026-10-08T20:09:00Z">
              <w:rPr>
                <w:rFonts w:ascii="Consolas" w:hAnsi="Consolas"/>
                <w:color w:val="1F2328"/>
                <w:sz w:val="20"/>
                <w:szCs w:val="20"/>
              </w:rPr>
            </w:rPrChange>
          </w:rPr>
          <w:t>sustentabilidade; Green IT; Lixo eletrônico</w:t>
        </w:r>
      </w:ins>
      <w:del w:id="114" w:author="SAMUEL" w:date="2026-10-08T20:03:00Z">
        <w:r w:rsidRPr="00563BDA" w:rsidDel="00563BDA">
          <w:rPr>
            <w:rFonts w:ascii="Times New Roman" w:hAnsi="Times New Roman"/>
            <w:color w:val="000000" w:themeColor="text1"/>
            <w:sz w:val="24"/>
            <w:szCs w:val="24"/>
            <w:rPrChange w:id="115" w:author="SAMUEL" w:date="2026-10-08T20:09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TRÊS PALAVRAS-CHAVE SEPARADAS POR PONTO]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50201C47" w:rsidR="007641CF" w:rsidDel="00563BDA" w:rsidRDefault="007641CF" w:rsidP="00563BDA">
      <w:pPr>
        <w:spacing w:after="0" w:line="240" w:lineRule="auto"/>
        <w:jc w:val="both"/>
        <w:rPr>
          <w:del w:id="118" w:author="SAMUEL" w:date="2026-10-08T20:10:00Z"/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1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2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</w:p>
    <w:p w14:paraId="7AE9A6C8" w14:textId="77777777" w:rsidR="00563BDA" w:rsidRPr="00D43589" w:rsidRDefault="00563BDA" w:rsidP="00AD1B1B">
      <w:pPr>
        <w:spacing w:after="0" w:line="240" w:lineRule="auto"/>
        <w:jc w:val="both"/>
        <w:rPr>
          <w:ins w:id="121" w:author="SAMUEL" w:date="2026-10-08T20:10:00Z"/>
          <w:rFonts w:ascii="Times New Roman" w:hAnsi="Times New Roman" w:cs="Times New Roman"/>
          <w:b/>
          <w:color w:val="000000" w:themeColor="text1"/>
          <w:sz w:val="24"/>
          <w:szCs w:val="24"/>
          <w:rPrChange w:id="122" w:author="Isabella" w:date="2026-10-06T20:20:00Z">
            <w:rPr>
              <w:ins w:id="123" w:author="SAMUEL" w:date="2026-10-08T20:10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4F2AB200" w14:textId="77777777" w:rsidR="00563BDA" w:rsidRPr="007206F0" w:rsidRDefault="00563BDA">
      <w:pPr>
        <w:spacing w:after="0" w:line="240" w:lineRule="auto"/>
        <w:jc w:val="both"/>
        <w:rPr>
          <w:ins w:id="124" w:author="SAMUEL" w:date="2026-10-08T20:10:00Z"/>
        </w:rPr>
        <w:pPrChange w:id="125" w:author="SAMUEL" w:date="2026-10-08T20:10:00Z">
          <w:pPr>
            <w:pStyle w:val="NormalWeb"/>
          </w:pPr>
        </w:pPrChange>
      </w:pPr>
      <w:ins w:id="126" w:author="SAMUEL" w:date="2026-10-08T20:10:00Z">
        <w:r w:rsidRPr="00563BDA">
          <w:rPr>
            <w:rFonts w:ascii="Times New Roman" w:hAnsi="Times New Roman" w:cs="Times New Roman"/>
            <w:sz w:val="24"/>
            <w:szCs w:val="24"/>
            <w:rPrChange w:id="127" w:author="SAMUEL" w:date="2026-10-08T20:10:00Z">
              <w:rPr/>
            </w:rPrChange>
          </w:rPr>
          <w:t xml:space="preserve">MANQUIAN, Renan Bernardo. </w:t>
        </w:r>
        <w:r w:rsidRPr="00563BDA">
          <w:rPr>
            <w:rStyle w:val="nfase"/>
            <w:rFonts w:ascii="Times New Roman" w:hAnsi="Times New Roman" w:cs="Times New Roman"/>
            <w:sz w:val="24"/>
            <w:szCs w:val="24"/>
            <w:rPrChange w:id="128" w:author="SAMUEL" w:date="2026-10-08T20:10:00Z">
              <w:rPr>
                <w:rStyle w:val="nfase"/>
              </w:rPr>
            </w:rPrChange>
          </w:rPr>
          <w:t>Green IT: práticas e tecnologias sustentáveis para minimizar o impacto ambiental da Tecnologia da Informação</w:t>
        </w:r>
        <w:r w:rsidRPr="00563BDA">
          <w:rPr>
            <w:rFonts w:ascii="Times New Roman" w:hAnsi="Times New Roman" w:cs="Times New Roman"/>
            <w:sz w:val="24"/>
            <w:szCs w:val="24"/>
            <w:rPrChange w:id="129" w:author="SAMUEL" w:date="2026-10-08T20:10:00Z">
              <w:rPr/>
            </w:rPrChange>
          </w:rPr>
          <w:t>. 2023. Trabalho de Conclusão de Curso – Faculdade de Tecnologia de São José do Rio Preto, São José do Rio Preto, 2023.</w:t>
        </w:r>
      </w:ins>
    </w:p>
    <w:p w14:paraId="33FB7ED2" w14:textId="77777777" w:rsidR="00563BDA" w:rsidRPr="00563BDA" w:rsidRDefault="00563BDA" w:rsidP="00563BDA">
      <w:pPr>
        <w:pStyle w:val="NormalWeb"/>
        <w:rPr>
          <w:ins w:id="130" w:author="SAMUEL" w:date="2026-10-08T20:10:00Z"/>
        </w:rPr>
      </w:pPr>
      <w:ins w:id="131" w:author="SAMUEL" w:date="2026-10-08T20:10:00Z">
        <w:r w:rsidRPr="00A63572">
          <w:t>SALLES, Ana Carolina; LUNARD</w:t>
        </w:r>
        <w:r w:rsidRPr="00563BDA">
          <w:t xml:space="preserve">I, Guilherme Lerch; THOMPSON, Fabiano. A Framework Proposal to Assess the Maturity of Green IT in Organizations. </w:t>
        </w:r>
        <w:r w:rsidRPr="00563BDA">
          <w:rPr>
            <w:rStyle w:val="nfase"/>
          </w:rPr>
          <w:t>Sustainability</w:t>
        </w:r>
        <w:r w:rsidRPr="00563BDA">
          <w:t>, v. 14, n. 19, 12348, 2022. DOI: 10.3390/su141912348.</w:t>
        </w:r>
      </w:ins>
    </w:p>
    <w:p w14:paraId="523D0971" w14:textId="77777777" w:rsidR="00563BDA" w:rsidRPr="00563BDA" w:rsidRDefault="00563BDA" w:rsidP="00563BDA">
      <w:pPr>
        <w:pStyle w:val="NormalWeb"/>
        <w:rPr>
          <w:ins w:id="132" w:author="SAMUEL" w:date="2026-10-08T20:10:00Z"/>
        </w:rPr>
      </w:pPr>
      <w:ins w:id="133" w:author="SAMUEL" w:date="2026-10-08T20:10:00Z">
        <w:r w:rsidRPr="00563BDA">
          <w:t xml:space="preserve">SARAIVA, Rui Árabe; TAMMELA, Iara; MACHADO, Flávio Silva; SILVA, Guido Vaz. Lixo eletrônico: riscos, oportunidades e propostas de soluções. </w:t>
        </w:r>
        <w:r w:rsidRPr="00563BDA">
          <w:rPr>
            <w:rStyle w:val="nfase"/>
          </w:rPr>
          <w:t>Revista Produção Online</w:t>
        </w:r>
        <w:r w:rsidRPr="00563BDA">
          <w:t>, v. 25, n. 3, 2025. DOI: 10.14488/1676-1901.v25i3.4814.</w:t>
        </w:r>
      </w:ins>
    </w:p>
    <w:p w14:paraId="4BE41803" w14:textId="4B69ACC4" w:rsidR="00A93D78" w:rsidRPr="00D43589" w:rsidDel="00563BDA" w:rsidRDefault="00A93D78" w:rsidP="00563BDA">
      <w:pPr>
        <w:spacing w:before="200" w:line="240" w:lineRule="auto"/>
        <w:rPr>
          <w:del w:id="134" w:author="SAMUEL" w:date="2026-10-08T20:10:00Z"/>
          <w:rFonts w:ascii="Times New Roman" w:hAnsi="Times New Roman" w:cs="Times New Roman"/>
          <w:color w:val="000000" w:themeColor="text1"/>
          <w:sz w:val="24"/>
          <w:szCs w:val="24"/>
          <w:rPrChange w:id="135" w:author="Isabella" w:date="2026-10-06T20:20:00Z">
            <w:rPr>
              <w:del w:id="136" w:author="SAMUEL" w:date="2026-10-08T20:10:00Z"/>
              <w:rFonts w:ascii="Times New Roman" w:hAnsi="Times New Roman" w:cs="Times New Roman"/>
              <w:sz w:val="24"/>
              <w:szCs w:val="24"/>
            </w:rPr>
          </w:rPrChange>
        </w:rPr>
      </w:pPr>
      <w:del w:id="137" w:author="SAMUEL" w:date="2026-10-08T20:10:00Z">
        <w:r w:rsidRPr="00D43589" w:rsidDel="00563BDA">
          <w:rPr>
            <w:rFonts w:ascii="Times New Roman" w:hAnsi="Times New Roman"/>
            <w:color w:val="000000" w:themeColor="text1"/>
            <w:sz w:val="24"/>
            <w:rPrChange w:id="138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087A0169" w14:textId="3015CB72" w:rsidR="00C708FD" w:rsidRPr="00D43589" w:rsidRDefault="00C708FD" w:rsidP="00563BDA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3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40" w:author="SAMUEL" w:date="2026-10-08T20:10:00Z">
        <w:r w:rsidRPr="00D43589" w:rsidDel="00563BDA">
          <w:rPr>
            <w:rFonts w:ascii="Times New Roman" w:hAnsi="Times New Roman"/>
            <w:color w:val="000000" w:themeColor="text1"/>
            <w:sz w:val="24"/>
            <w:rPrChange w:id="141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D2999" w14:textId="77777777" w:rsidR="00377C22" w:rsidRDefault="00377C22" w:rsidP="00FC70D8">
      <w:pPr>
        <w:spacing w:after="0" w:line="240" w:lineRule="auto"/>
      </w:pPr>
      <w:r>
        <w:separator/>
      </w:r>
    </w:p>
  </w:endnote>
  <w:endnote w:type="continuationSeparator" w:id="0">
    <w:p w14:paraId="4D21A12C" w14:textId="77777777" w:rsidR="00377C22" w:rsidRDefault="00377C22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9B731" w14:textId="77777777" w:rsidR="00377C22" w:rsidRDefault="00377C22" w:rsidP="00FC70D8">
      <w:pPr>
        <w:spacing w:after="0" w:line="240" w:lineRule="auto"/>
      </w:pPr>
      <w:r>
        <w:separator/>
      </w:r>
    </w:p>
  </w:footnote>
  <w:footnote w:type="continuationSeparator" w:id="0">
    <w:p w14:paraId="18B809CA" w14:textId="77777777" w:rsidR="00377C22" w:rsidRDefault="00377C22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6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7" w:author="Isabella" w:date="2026-10-06T19:10:00Z">
            <w:rPr>
              <w:color w:val="FF0000"/>
            </w:rPr>
          </w:rPrChange>
        </w:rPr>
        <w:t xml:space="preserve"> </w:t>
      </w:r>
      <w:ins w:id="18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0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4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5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7" w:author="Isabella" w:date="2026-10-06T19:10:00Z">
              <w:rPr/>
            </w:rPrChange>
          </w:rPr>
          <w:delText>-</w:delText>
        </w:r>
      </w:del>
      <w:ins w:id="28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9" w:author="Isabella" w:date="2026-10-06T19:10:00Z">
            <w:rPr/>
          </w:rPrChange>
        </w:rPr>
        <w:t xml:space="preserve"> </w:t>
      </w:r>
      <w:del w:id="30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31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32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3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5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6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7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8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9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4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41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Del="00563BDA" w:rsidRDefault="00FC70D8">
      <w:pPr>
        <w:pStyle w:val="Textodenotaderodap"/>
        <w:rPr>
          <w:del w:id="49" w:author="SAMUEL" w:date="2026-10-08T19:58:00Z"/>
          <w:rFonts w:ascii="Times New Roman" w:hAnsi="Times New Roman" w:cs="Times New Roman"/>
          <w:sz w:val="16"/>
          <w:szCs w:val="16"/>
        </w:rPr>
      </w:pPr>
      <w:del w:id="50" w:author="SAMUEL" w:date="2026-10-08T19:58:00Z">
        <w:r w:rsidRPr="006D5DF8" w:rsidDel="00563BDA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51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 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  <w:rPrChange w:id="53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  <w:rPrChange w:id="5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="00595417" w:rsidRPr="006D5DF8" w:rsidDel="00563BDA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3">
    <w:p w14:paraId="6A07B874" w14:textId="77777777" w:rsidR="00595417" w:rsidRPr="006D5DF8" w:rsidDel="00563BDA" w:rsidRDefault="00595417">
      <w:pPr>
        <w:pStyle w:val="Textodenotaderodap"/>
        <w:rPr>
          <w:del w:id="66" w:author="SAMUEL" w:date="2026-10-08T19:59:00Z"/>
          <w:rFonts w:ascii="Times New Roman" w:hAnsi="Times New Roman" w:cs="Times New Roman"/>
          <w:sz w:val="16"/>
          <w:szCs w:val="16"/>
        </w:rPr>
      </w:pPr>
      <w:del w:id="67" w:author="SAMUEL" w:date="2026-10-08T19:59:00Z">
        <w:r w:rsidRPr="006D5DF8" w:rsidDel="00563BDA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6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6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7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  <w:footnote w:id="4">
    <w:p w14:paraId="453C309A" w14:textId="77777777" w:rsidR="00595417" w:rsidRPr="00595417" w:rsidDel="00563BDA" w:rsidRDefault="00595417">
      <w:pPr>
        <w:pStyle w:val="Textodenotaderodap"/>
        <w:rPr>
          <w:del w:id="76" w:author="SAMUEL" w:date="2026-10-08T20:01:00Z"/>
          <w:sz w:val="16"/>
          <w:szCs w:val="16"/>
        </w:rPr>
      </w:pPr>
      <w:del w:id="77" w:author="SAMUEL" w:date="2026-10-08T20:01:00Z">
        <w:r w:rsidRPr="006D5DF8" w:rsidDel="00563BDA">
          <w:rPr>
            <w:rStyle w:val="Refdenotaderodap"/>
            <w:rFonts w:ascii="Times New Roman" w:hAnsi="Times New Roman" w:cs="Times New Roman"/>
            <w:sz w:val="16"/>
            <w:szCs w:val="16"/>
          </w:rPr>
          <w:footnoteRef/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 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7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 xml:space="preserve">- 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79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>- Centro Universitário Braz Cubas - Graduando em Análise e Desenvolvimento de Sistemas (</w:delText>
        </w:r>
        <w:r w:rsidRPr="006D5DF8" w:rsidDel="00563BDA">
          <w:rPr>
            <w:rFonts w:ascii="Times New Roman" w:hAnsi="Times New Roman" w:cs="Times New Roman"/>
            <w:sz w:val="16"/>
            <w:szCs w:val="16"/>
            <w:rPrChange w:id="80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  <w:r w:rsidRPr="006D5DF8" w:rsidDel="00563BDA">
          <w:rPr>
            <w:rFonts w:ascii="Times New Roman" w:hAnsi="Times New Roman"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MUEL">
    <w15:presenceInfo w15:providerId="AD" w15:userId="S::samuel.ludovico@cs.brazcubas.edu.br::da6baf84-a4ca-439a-b86d-13d4bf6cfc7c"/>
  </w15:person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77C22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3BDA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06F0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63572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70D2C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3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63B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4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SAMUEL</cp:lastModifiedBy>
  <cp:revision>2</cp:revision>
  <cp:lastPrinted>2026-10-08T23:17:00Z</cp:lastPrinted>
  <dcterms:created xsi:type="dcterms:W3CDTF">2026-10-08T23:47:00Z</dcterms:created>
  <dcterms:modified xsi:type="dcterms:W3CDTF">2026-10-08T23:47:00Z</dcterms:modified>
</cp:coreProperties>
</file>